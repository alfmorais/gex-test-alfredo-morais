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796928866"/>
        <w:tag w:val="goog_rdk_3"/>
      </w:sdtPr>
      <w:sdtContent>
        <w:p w:rsidR="00000000" w:rsidDel="00000000" w:rsidP="00000000" w:rsidRDefault="00000000" w:rsidRPr="00000000" w14:paraId="00000001">
          <w:pPr>
            <w:pBdr>
              <w:bottom w:color="c9a227" w:space="1" w:sz="24" w:val="single"/>
            </w:pBdr>
            <w:spacing w:after="80" w:before="0" w:lineRule="auto"/>
            <w:rPr>
              <w:ins w:author="Rafael Ferreira" w:id="0" w:date="2026-05-29T20:02:22Z"/>
              <w:rPrChange w:author="Rafael Ferreira" w:id="1" w:date="2026-05-29T20:02:22Z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</w:pPr>
          <w:sdt>
            <w:sdtPr>
              <w:id w:val="760707483"/>
              <w:tag w:val="goog_rdk_1"/>
            </w:sdtPr>
            <w:sdtContent>
              <w:ins w:author="Rafael Ferreira" w:id="0" w:date="2026-05-29T20:02:22Z"/>
              <w:sdt>
                <w:sdtPr>
                  <w:id w:val="-1971419176"/>
                  <w:tag w:val="goog_rdk_2"/>
                </w:sdtPr>
                <w:sdtContent>
                  <w:ins w:author="Rafael Ferreira" w:id="0" w:date="2026-05-29T20:02:22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Rafael Ferreira" w:id="0" w:date="2026-05-29T20:02:22Z"/>
            </w:sdtContent>
          </w:sdt>
        </w:p>
      </w:sdtContent>
    </w:sdt>
    <w:p w:rsidR="00000000" w:rsidDel="00000000" w:rsidP="00000000" w:rsidRDefault="00000000" w:rsidRPr="00000000" w14:paraId="00000002">
      <w:pPr>
        <w:pBdr>
          <w:bottom w:color="c9a227" w:space="1" w:sz="24" w:val="single"/>
        </w:pBd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56"/>
          <w:szCs w:val="56"/>
          <w:rtl w:val="0"/>
        </w:rPr>
        <w:t xml:space="preserve">Teste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color w:val="2e5c9b"/>
          <w:sz w:val="32"/>
          <w:szCs w:val="32"/>
          <w:rtl w:val="0"/>
        </w:rPr>
        <w:t xml:space="preserve">Desenvolvedor Backend P</w:t>
      </w:r>
      <w:r w:rsidDel="00000000" w:rsidR="00000000" w:rsidRPr="00000000">
        <w:rPr>
          <w:color w:val="2e5c9b"/>
          <w:sz w:val="32"/>
          <w:szCs w:val="32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9a227" w:space="8" w:sz="6" w:val="single"/>
        </w:pBdr>
        <w:spacing w:after="24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22"/>
          <w:szCs w:val="22"/>
          <w:rtl w:val="0"/>
        </w:rPr>
        <w:t xml:space="preserve">Processo Seletivo 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3864" w:space="0" w:sz="24" w:val="single"/>
              <w:bottom w:color="e5e7eb" w:space="0" w:sz="4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Linguagens permitidas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Python ou Golang. Use a que você tem mais propriedade.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3864" w:space="0" w:sz="24" w:val="single"/>
              <w:bottom w:color="e5e7eb" w:space="0" w:sz="4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Prazo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7 dias corridos a partir do recebimento.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3864" w:space="0" w:sz="24" w:val="single"/>
              <w:bottom w:color="e5e7eb" w:space="0" w:sz="4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Entre 25 e 40 horas (a tabela abaixo abre por bloco).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3864" w:space="0" w:sz="24" w:val="single"/>
              <w:bottom w:color="e5e7eb" w:space="0" w:sz="4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Arquivos anexos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webhook_payloads.json (200 webhooks simulados), grummer_secret.txt (chave AES de 32 bytes em hex), expected_summary.csv (gabarito para você validar seu resultado).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3864" w:space="0" w:sz="24" w:val="single"/>
              <w:bottom w:color="e5e7eb" w:space="0" w:sz="4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Formato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Repositório Git (público, ou privado com acesso para o avaliador) com código-fonte, scripts SQL, documento explicativo e link para um Loom de 5 a 10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f3864" w:space="0" w:sz="24" w:val="single"/>
              <w:bottom w:color="e5e7eb" w:space="0" w:sz="4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Dúvidas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20.0" w:type="dxa"/>
              <w:left w:w="20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WhatsApp do RH.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864"/>
          <w:sz w:val="24"/>
          <w:szCs w:val="24"/>
          <w:rtl w:val="0"/>
        </w:rPr>
        <w:t xml:space="preserve">Estimativa de tempo por bloco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500"/>
        <w:gridCol w:w="2860"/>
        <w:tblGridChange w:id="0">
          <w:tblGrid>
            <w:gridCol w:w="650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f3864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f3864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Tempo médio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Recepção HTTP, decrypt AES e idempotência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6 – 10h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Workers, filas, retry e DLQ</w:t>
            </w:r>
            <w:sdt>
              <w:sdtPr>
                <w:id w:val="-888432882"/>
                <w:tag w:val="goog_rdk_4"/>
              </w:sdtPr>
              <w:sdtContent>
                <w:ins w:author="Eduardo Cardoso" w:id="2" w:date="2026-06-01T15:26:22Z"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color w:val="1f2937"/>
                      <w:sz w:val="22"/>
                      <w:szCs w:val="22"/>
                      <w:rtl w:val="0"/>
                    </w:rPr>
                    <w:t xml:space="preserve"> </w:t>
                  </w:r>
                </w:ins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5 – 8h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Distribuidor (1 canal) e atualização de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2 – 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Modelagem MySQL, índices e (opcional) stored 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3 – 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Queries de auditoria e EXPLAIN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2 – 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Parte conceitual (incidente + arquitetura)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3 – 5h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Documentação, README e gravação do Loom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2 – 4h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line="3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27" w:space="0" w:sz="4" w:val="single"/>
              <w:left w:color="c9a227" w:space="0" w:sz="48" w:val="single"/>
              <w:bottom w:color="c9a227" w:space="0" w:sz="4" w:val="single"/>
              <w:right w:color="c9a227" w:space="0" w:sz="4" w:val="single"/>
            </w:tcBorders>
            <w:shd w:fill="faf6e8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25">
            <w:pPr>
              <w:spacing w:after="8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OBSERVAÇÃO IMPORTANTE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O teste é baseado em situações que de fato acontecem aqui no dia a dia. Não tem resposta única certa. O que queremos enxergar é como você pensa, como você organiza a solução e o que você prioriza quando o tempo aperta. Pode usar IA à vontade durante o desenvolvimento, mas vamos pedir para você defender suas decisões na entrevista, então use como ferramenta, não como ghostwriter.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2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1f3864" w:space="6" w:sz="12" w:val="single"/>
        </w:pBdr>
        <w:spacing w:after="200" w:before="48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1.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A GEX Corporation é uma empresa de marketing de resposta direta no setor de nutracêuticos, com operação focada nos EUA. Processamos milhares de vendas por dia vindas de gateways de pagamento internacionais e precisamos jogar esses dados nas plataformas de marketing (SMS, e-mail, call center, WhatsApp) para campanhas de recuperação e relacionamento.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O backend que você vai construir é a esteira que recebe o webhook do gateway, valida, decripta quando precisa, persiste, publica em filas e distribui para cada canal. Quando essa esteira para, o call center fica sem leads e a empresa perde dinheiro. Quando ela atrasa, o lead esfria antes de o canal ligar.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60" w:before="3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9b"/>
          <w:sz w:val="28"/>
          <w:szCs w:val="28"/>
          <w:rtl w:val="0"/>
        </w:rPr>
        <w:t xml:space="preserve">O que você recebeu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webhook_payloads.json.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São 200 webhooks no mesmo formato que os gateways nos enviam em produção. A base tem registros problemáticos de propósito: payloads do gateway grummer com decrypt corrompido, schemas inválidos, duplicados pela chave natural, status diferente de approved, e-mails inválidos, telefones malformados. Lidar com essa sujeira é parte do exercício.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grummer_secret.txt.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Chave de 32 bytes (em hex) usada para descriptografar os payloads do gateway grummer em AES-256-CBC com PKCS7 padding.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expected_summary.csv.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Gabarito agrupado por gateway, país e produto. Use no final para conferir se o seu resultado bate.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Campos esperados no payload (após decrypt, quando aplicável):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f3864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f3864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ID único do pedido no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transaction_time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Data/hora da venda em ISO 8601 com timezone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Tipo do evento (order.approved, order.refunded, order.declined,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customer.email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E-mail do cliente. Pode vir com erros, espaços extras ou caixa inconsistente.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customer.first_name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Nome do cliente. Pode vir vazio.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customer.last_name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Sobrenome do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customer.phone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Telefone do cliente. Pode vir com caracteres inválidos ou incompleto.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customer.country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País do cliente em ISO 3166-1 alpha-2 (US, GB, CA, AU,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product.id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ID do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product.name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Nome do produto (ex.: Fit Burn, Memory Lift)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product.niche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Nicho do produto (ex.: weight_loss, memory)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Quantidade de frascos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payment.amount_usd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Valor do pedido em dólares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payment.method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Método de pagamento (credit_card, paypal, pix)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f3864"/>
                <w:sz w:val="20"/>
                <w:szCs w:val="20"/>
                <w:rtl w:val="0"/>
              </w:rPr>
              <w:t xml:space="preserve">payment.status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Status do pagamento (approved, declined, pending, refunded)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pBdr>
          <w:bottom w:color="1f3864" w:space="6" w:sz="12" w:val="single"/>
        </w:pBdr>
        <w:spacing w:after="200" w:before="48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pBdr>
          <w:bottom w:color="1f3864" w:space="6" w:sz="12" w:val="single"/>
        </w:pBdr>
        <w:spacing w:after="200" w:before="48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2. Desafio prático — esteira de integração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27" w:space="0" w:sz="4" w:val="single"/>
              <w:left w:color="c9a227" w:space="0" w:sz="48" w:val="single"/>
              <w:bottom w:color="c9a227" w:space="0" w:sz="4" w:val="single"/>
              <w:right w:color="c9a227" w:space="0" w:sz="4" w:val="single"/>
            </w:tcBorders>
            <w:shd w:fill="faf6e8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Peso na avaliação: 70%.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f2937"/>
                <w:sz w:val="22"/>
                <w:szCs w:val="22"/>
                <w:rtl w:val="0"/>
              </w:rPr>
              <w:t xml:space="preserve">É a parte principal do teste.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2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Construa a esteira que recebe os webhooks fornecidos e simula o fluxo de integração que rodamos em produção. Pode ser em Python ou Golang. A escolha do servidor HTTP, do cliente RabbitMQ, do ORM (ou SQL puro) e das demais bibliotecas é sua. Anote no documento explicativo o que escolheu e por quê.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140" w:before="28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Etapa 1: Recepção e validação dos webhooks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a)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Construa um endpoint HTTP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POST /webhooks/{gateway}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que aceite os valores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grummer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lous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no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Para o gateway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grummer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, o payload chega criptografado. O cabeçalho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X-GR-Encrypted: true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sinaliza isso, e o body é um JSON com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iv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(base64)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ciphertext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(base64). Algoritmo: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AES-256-CBC com PKCS7 padding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. Depois do decrypt, o plaintext é o JSON do evento de venda.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c)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Para o gateway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lous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, o payload já chega como JSON aberto, sem criptografia.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d) Valide o schema do payload.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Os campos obrigatórios são os da tabela da Seção 1. Payload com schema inválido vai para tratamento posterior, sem bloquear o processamento dos demais.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e) Limpe e normalize os campos críticos: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E-mail: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trim, lowercase, validar formato (precisa ter @ e domínio). Lead com e-mail inválido fica separado.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Telefone: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remover tudo que não é dígito, exceto o +. Validar comprimento mínimo. Formatar para E.164 quando der (ex.: +18005551234). Telefone inválido é sinalizado, mas o lead segue.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Nome: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se first_name vier vazio, use um valor padrão (ex.: "Customer") para a integração downstream não quebrar.</w:t>
      </w:r>
    </w:p>
    <w:p w:rsidR="00000000" w:rsidDel="00000000" w:rsidP="00000000" w:rsidRDefault="00000000" w:rsidRPr="00000000" w14:paraId="0000005E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f) Idempotência.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A chave natural é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transaction_id + event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(ou seja,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order + event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). Um mesmo pedido pode receber vários eventos diferentes ao longo do tempo (por exemplo,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order.approved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hoje,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order.refunded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amanhã), mas cada combinação pedido + tipo de evento só pode existir uma vez. Se o webhook já foi recebido com a mesma chave, retorne 200 com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{"status": "duplicate"}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sem republicar. A estratégia precisa segurar race condition (dois webhooks idênticos chegando ao mesmo tempo).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g) Correlation ID.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Cada request gera um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correlation_id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(UUID4) que aparece em todos os logs subsequentes, do receiver até o distribuidor.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h) Persistência do bruto.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Todo payload (inclusive os que falham no decrypt ou no schema) precisa ser persistido numa tabela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raw_payloads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com pelo menos: gateway, recebido_em (UTC), headers, body original e body decriptado (quando se aplica).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after="140" w:before="28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Etapa 2: Processamento, enfileiramento e distribuição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i) Roteamento de saída.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Depois da validação da Etapa 1, encaminhe a mensagem assim: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Payload válido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event == "order.approved"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payment.status == "approved"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→ publicar na fila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lead.received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Decrypt falhou → publicar na DLQ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lead.dead.decrypt_failed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com payload original e razão da falha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Schema inválido → publicar na DLQ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lead.dead.schema_failed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com detalhe do erro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Status diferente de approved → descartar (registre só em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raw_payloads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 para auditoria)</w:t>
      </w:r>
    </w:p>
    <w:p w:rsidR="00000000" w:rsidDel="00000000" w:rsidP="00000000" w:rsidRDefault="00000000" w:rsidRPr="00000000" w14:paraId="0000006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j) Worker consumidor.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Um worker consome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lead.received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e, para cada mensagem: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Persiste o lead nas tabelas relacionais (cliente, pedido, evento operacional). Trate o caso de cliente que já existe.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Calcula o lag entre transaction_time (do gateway) e o momento da persistência (now() em UTC), em segundos. Persista esse valor.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Cria 4 entradas em distribution_status (canais SMS, EMAIL, CALL_CENTER, WHATSAPP) com status pending.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Publica 4 eventos: dist.sms, dist.email, dist.callcenter, dist.whatsapp.</w:t>
      </w:r>
    </w:p>
    <w:p w:rsidR="00000000" w:rsidDel="00000000" w:rsidP="00000000" w:rsidRDefault="00000000" w:rsidRPr="00000000" w14:paraId="0000006C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k) Retry com backoff exponencial.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3 tentativas no consumer (por exemplo, 1s, 4s, 16s). Falha total → DLQ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lead.dead.consumer_failed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com a razão.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l) Distribuidor mock.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Construa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um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distribuidor — escolha o canal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sms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. Esse worker consome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dist.sms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e faz POST para uma URL gerada em https://webhook.site (você fornece a URL no documento explicativo). Simule 10% de falha aleatória. Em falha, retry com backoff e depois DLQ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dist.dead.sms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. Em sucesso, atualize a linha SMS de distribution_status para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delivered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com timestamp e calcule o lag DB→canal. Os outros 3 canais não precisam ser implementados.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m) Logs estruturados em JSON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com correlation_id, gateway, event, latência e identificador anonimizado do cliente. E-mail e telefone em texto puro nunca vão para o log.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40" w:before="28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Etapa 3: Persistência, modelagem e auditoria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n) Modelagem em MySQL.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Forneça os scripts de criação das tabelas. O mínimo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raw_payloads — todo payload bruto, com ou sem decrypt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leads — cadastro base do cliente, com UNIQUE em e-mail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orders — FK para leads, UNIQUE em (gateway, transaction_id)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lead_events — FK para orders, com correlation_id, evento, timestamps gateway/DB; UNIQUE em (order_id, event) refletindo a chave de idempotência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distribution_status — FK para orders, com canal, status, timestamps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lead_dead_letter — origem/canal, payload, erro, timestamp</w:t>
      </w:r>
    </w:p>
    <w:p w:rsidR="00000000" w:rsidDel="00000000" w:rsidP="00000000" w:rsidRDefault="00000000" w:rsidRPr="00000000" w14:paraId="00000077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o) Justifique cada índice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no documento explicativo. Mostre o output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EXPLAIN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para as queries da próxima entrega e explique o plano que aparece.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p) Bonus (sobe rank).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Implemente uma stored procedure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sp_insert_lead(...)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que faça INSERT em leads, orders e lead_events numa transação atômica, e seja chamada pelo consumer da Etapa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q) Queries de auditoria.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Escreva (e mantenha em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audit_queries.sql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) consultas que respondam: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Lag médio (em segundos) entre transaction_time do gateway e delivered_at em SMS, agrupado por gateway, nas últimas 24h.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Quantos leads em pending há mais de 5 minutos? Liste order_id, canal e idade do pendente em segundos.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Taxa de sucesso de SMS por produto, por hora, nas últimas 6h.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Quantos leads em DLQ por motivo, nas últimas 24h.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Reconciliação: total de leads aprovados em lead_events vs total delivered em SMS, por dia, últimos 7 dias. Mostre o gap absoluto e o percentual.</w:t>
      </w:r>
    </w:p>
    <w:p w:rsidR="00000000" w:rsidDel="00000000" w:rsidP="00000000" w:rsidRDefault="00000000" w:rsidRPr="00000000" w14:paraId="0000007F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Cada query roda em menos de 1 segundo no dataset fornecido.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Se não rodar, ajuste índices até rodar.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60" w:before="3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9b"/>
          <w:sz w:val="28"/>
          <w:szCs w:val="28"/>
          <w:rtl w:val="0"/>
        </w:rPr>
        <w:t xml:space="preserve">Entregáveis do desafio prático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Repositório Git com todo o código-fonte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Esteira funcionando localmente, de preferência via docker-compose up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Scripts SQL: 001_create_tables.sql, audit_queries.sql, e (se aplicável) 003_stored_procs.sql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URL do webhook.site usado, para validarmos os payloads recebidos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Print do banco com registros inseridos (leads, orders, lead_events, distribution_status, lead_dead_letter)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Documento explicativo (no máximo 2 páginas) com visão geral do fluxo, decisões importantes, premissas, justificativas de índices, escolha de bibliotecas e linguagem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Loom de 5 a 10 minutos: passeio pelo código mostrando um lead percorrendo o fluxo end-to-end, um caso caindo em DLQ, e 30 segundos defendendo a decisão técnica que você acha mais importante</w:t>
      </w:r>
    </w:p>
    <w:p w:rsidR="00000000" w:rsidDel="00000000" w:rsidP="00000000" w:rsidRDefault="00000000" w:rsidRPr="00000000" w14:paraId="00000088">
      <w:pPr>
        <w:pStyle w:val="Heading1"/>
        <w:pBdr>
          <w:bottom w:color="1f3864" w:space="6" w:sz="12" w:val="single"/>
        </w:pBdr>
        <w:spacing w:after="200" w:before="48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3. Desafio conceitual — incidente e arquitetura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227" w:space="0" w:sz="4" w:val="single"/>
              <w:left w:color="c9a227" w:space="0" w:sz="48" w:val="single"/>
              <w:bottom w:color="c9a227" w:space="0" w:sz="4" w:val="single"/>
              <w:right w:color="c9a227" w:space="0" w:sz="4" w:val="single"/>
            </w:tcBorders>
            <w:shd w:fill="faf6e8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Peso na avaliação: 30%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2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A ideia aqui é entender como você raciocina em problema de produção e como você toma decisões de arquitetura mostrando os trade-offs. Responda em um documento de texto, no máximo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páginas no tota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after="140" w:before="28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Parte A: Resolução de problema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Cenário: na segunda de manhã, você recebe a seguinte mensagem do PO no WhatsApp: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5c9b" w:space="0" w:sz="36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200.0" w:type="dxa"/>
              <w:left w:w="280.0" w:type="dxa"/>
              <w:bottom w:w="200.0" w:type="dxa"/>
              <w:right w:w="28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3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color w:val="1f2937"/>
                <w:sz w:val="22"/>
                <w:szCs w:val="22"/>
                <w:rtl w:val="0"/>
              </w:rPr>
              <w:t xml:space="preserve">"Sexta o gateway nos passou US$ 1.3M em vendas aprovadas — 1.587 transações no dashboard deles. Mas no nosso sistema, em lead_events, só temos 421 registros com event = 'order.approved' no mesmo período. O call center está reclamando que está sem leads há 4 horas. Cliente nervoso. Resolve."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12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Descreva passo a passo: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Sua primeira ação ao receber a mensagem (antes de mexer em qualquer coisa em produção).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5 hipóteses iniciais ranqueadas por probabilidade, com a justificativa do ranking.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Que dados, logs e queries você consultaria primeiro e por quê. Inclua queries SQL e comandos do RabbitMQ que você usaria.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Como você diferenciaria entre os cenários: (a) gateway nunca enviou, (b) webhook chegou mas o decrypt falhou, (c) lead foi publicado na fila mas o consumer travou, (d) consumer publicou mas o distribuidor não consumiu.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Plano de reprocessamento dos 1.166 leads faltantes, sem duplicar os 421 que já entraram. Inclua o SQL e a estratégia de fila.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3 medidas preventivas (alertas, métricas, mudanças de código) para essa classe de bug não voltar.</w:t>
      </w:r>
    </w:p>
    <w:p w:rsidR="00000000" w:rsidDel="00000000" w:rsidP="00000000" w:rsidRDefault="00000000" w:rsidRPr="00000000" w14:paraId="00000097">
      <w:pPr>
        <w:pStyle w:val="Heading3"/>
        <w:spacing w:after="140" w:before="28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4"/>
          <w:szCs w:val="24"/>
          <w:rtl w:val="0"/>
        </w:rPr>
        <w:t xml:space="preserve">Parte B: Decisões de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Responda objetivamente, sempre com os trade-offs explícitos: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Idempotência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Por que a chave natural é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transaction_id + event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(order + event) e não só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transaction_id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? O que a inclusão 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event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 na chave permite que a chave só com transaction_id não permitiria? Em que cenário cada uma falha?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2. Cripto.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AES-256-CBC vs AES-256-GCM: qual você escolheria para um webhook novo da GEX (não-grummer)? Por quê? A quais ataques o CBC é vulnerável e o GCM não 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3. Backpressure.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Se o canal SMS começar a falhar (provedor com 90% de erro), como você protege o resto do sistema? Por que RabbitMQ + retry exponencial sozinho não basta?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2937"/>
          <w:sz w:val="22"/>
          <w:szCs w:val="22"/>
          <w:rtl w:val="0"/>
        </w:rPr>
        <w:t xml:space="preserve">4. Migração entre linguagens.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Cite 3 sinais que te diriam que vale migrar a parte de receiver+decrypt para outra linguagem (ex.: Python↔Go), e 3 sinais que te diriam que NÃO vale. Use o contexto da GEX descrito acima, sem responder no genérico.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pBdr>
          <w:bottom w:color="1f3864" w:space="6" w:sz="12" w:val="single"/>
        </w:pBdr>
        <w:spacing w:after="200" w:before="48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4. Critérios de avaliação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000"/>
        <w:gridCol w:w="5160"/>
        <w:tblGridChange w:id="0">
          <w:tblGrid>
            <w:gridCol w:w="3200"/>
            <w:gridCol w:w="10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f3864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f3864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1f3864" w:val="clear"/>
            <w:tcMar>
              <w:top w:w="140.0" w:type="dxa"/>
              <w:left w:w="160.0" w:type="dxa"/>
              <w:bottom w:w="14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 que avaliamos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Receiver + decrypt + idempotência funcionais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A esteira roda? O decrypt funciona? A idempotência segura race condition? Logs com correlation_id rastreável?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Workers, filas, retry e DLQ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Backoff funciona? DLQ tem o necessário pra reprocessar? Persistência atômica?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Modelagem MySQL, índices e queries de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Tabelas normalizadas, índices justificados, EXPLAIN limpo, queries respondem o que se pede em &lt; 1s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Distribuidor com tratamento de erro e atualização de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Falha simulada é tratada? distribution_status reflete a realidade? Lag DB→canal calculado?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Resolução de incidente (Parte A conceitual)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Metodologia clara, hipóteses ranqueadas, plano de reprocessamento sem duplicar, medidas preventivas concretas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Decisões de arquitetura (Parte B conceitual)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Trade-offs explícitos, sem respostas genéricas, com uso do contexto da GEX nas respostas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Organização, documentação e Loom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8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1f3864"/>
                <w:sz w:val="22"/>
                <w:szCs w:val="22"/>
                <w:rtl w:val="0"/>
              </w:rPr>
              <w:t xml:space="preserve">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f2937"/>
                <w:sz w:val="22"/>
                <w:szCs w:val="22"/>
                <w:rtl w:val="0"/>
              </w:rPr>
              <w:t xml:space="preserve">Entrega organizada, README claro, premissas registradas, Loom defendendo decisões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spacing w:after="160" w:before="360" w:line="30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9b"/>
          <w:sz w:val="28"/>
          <w:szCs w:val="28"/>
          <w:rtl w:val="0"/>
        </w:rPr>
        <w:t xml:space="preserve">Diferenciais (bônus)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Stored procedure transacional sp_insert_lead utilizada pelo consumer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Métricas Prometheus expostas (taxa de leads recebidos, lag médio, taxa de erro)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Tracing distribuído (OpenTelemetry, Jaeger, ou similar) com correlation_id de ponta a ponta. Mostre no Loom.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docker-compose up subindo TUDO (HTTP server + RabbitMQ + MySQL + workers) sem etapa manual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Suíte de testes automatizados com cobertura significativa no receiver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Documentação clara nos pontos críticos do código, com decisões e trade-offs registrados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pBdr>
          <w:bottom w:color="1f3864" w:space="6" w:sz="12" w:val="single"/>
        </w:pBdr>
        <w:spacing w:after="200" w:before="48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6"/>
          <w:szCs w:val="36"/>
          <w:rtl w:val="0"/>
        </w:rPr>
        <w:t xml:space="preserve">5. Instruções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1f3864"/>
          <w:sz w:val="22"/>
          <w:szCs w:val="22"/>
          <w:rtl w:val="0"/>
        </w:rPr>
        <w:t xml:space="preserve">Estrutura de entrega sugerida: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2e5c9b" w:space="0" w:sz="2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="28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gex_test_&lt;seu-nome&gt;/</w:t>
            </w:r>
            <w:r w:rsidDel="00000000" w:rsidR="00000000" w:rsidRPr="00000000">
              <w:rPr>
                <w:rFonts w:ascii="Consolas" w:cs="Consolas" w:eastAsia="Consolas" w:hAnsi="Consolas"/>
                <w:color w:val="1f2937"/>
                <w:sz w:val="20"/>
                <w:szCs w:val="20"/>
                <w:rtl w:val="0"/>
              </w:rPr>
              <w:br w:type="textWrapping"/>
              <w:t xml:space="preserve">├── README.md</w:t>
              <w:br w:type="textWrapping"/>
              <w:t xml:space="preserve">├── docker-compose.yml</w:t>
              <w:br w:type="textWrapping"/>
              <w:t xml:space="preserve">├── app/                       (código-fonte: receiver, workers, distribuidor)</w:t>
              <w:br w:type="textWrapping"/>
              <w:t xml:space="preserve">├── sql/</w:t>
              <w:br w:type="textWrapping"/>
              <w:t xml:space="preserve">│   ├── 001_create_tables.sql</w:t>
              <w:br w:type="textWrapping"/>
              <w:t xml:space="preserve">│   ├── 002_indexes.sql</w:t>
              <w:br w:type="textWrapping"/>
              <w:t xml:space="preserve">│   ├── 003_stored_procs.sql   (opcional)</w:t>
              <w:br w:type="textWrapping"/>
              <w:t xml:space="preserve">│   └── audit_queries.sql</w:t>
              <w:br w:type="textWrapping"/>
              <w:t xml:space="preserve">├── tests/</w:t>
              <w:br w:type="textWrapping"/>
              <w:t xml:space="preserve">├── docs/</w:t>
              <w:br w:type="textWrapping"/>
              <w:t xml:space="preserve">│   ├── conceitual_parte_a.pdf</w:t>
              <w:br w:type="textWrapping"/>
              <w:t xml:space="preserve">│   ├── conceitual_parte_b.pdf</w:t>
              <w:br w:type="textWrapping"/>
              <w:t xml:space="preserve">│   └── architecture.png</w:t>
              <w:br w:type="textWrapping"/>
              <w:t xml:space="preserve">└── loom_link.txt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 prazo é de 7 dias corridos. Se precisar de mais tempo, avise com 2 dias de antecedência justificando.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Preferimos uma entrega bem-feita do que completa e mal-feita. Foque em receiver + consumer + 1 distribuidor + queries de auditoria com qualidade.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Se ficou em dúvida sobre algum cenário, registre sua premissa no documento explicativo.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Pode usar IA como apoio, mas você vai precisar explicar e defender cada linha na entrevista.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Python e Golang valem o mesmo. Justifique a escolha no documento.</w:t>
      </w:r>
    </w:p>
    <w:p w:rsidR="00000000" w:rsidDel="00000000" w:rsidP="00000000" w:rsidRDefault="00000000" w:rsidRPr="00000000" w14:paraId="000000CB">
      <w:pPr>
        <w:pStyle w:val="Heading2"/>
        <w:spacing w:after="160" w:before="360" w:lin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c9b"/>
          <w:sz w:val="28"/>
          <w:szCs w:val="28"/>
          <w:rtl w:val="0"/>
        </w:rPr>
        <w:t xml:space="preserve">Próxima etapa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line="30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7"/>
          <w:sz w:val="22"/>
          <w:szCs w:val="22"/>
          <w:rtl w:val="0"/>
        </w:rPr>
        <w:t xml:space="preserve">Os candidatos que passarem nessa fase são chamados para uma entrevista técnica com o Tech Lead da área. Na entrevista, você apresenta sua solução, explica as decisões que tomou e responde a perguntas sobre cenários adicionais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pBdr>
          <w:top w:color="c9a227" w:space="6" w:sz="6" w:val="single"/>
        </w:pBd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3864"/>
          <w:sz w:val="20"/>
          <w:szCs w:val="20"/>
          <w:rtl w:val="0"/>
        </w:rPr>
        <w:t xml:space="preserve">GEX Corporation — Processo Seletivo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7280"/>
          <w:sz w:val="20"/>
          <w:szCs w:val="20"/>
          <w:rtl w:val="0"/>
        </w:rPr>
        <w:t xml:space="preserve">Documento confidencial — uso exclusivo para avaliação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700" w:top="17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pBdr>
        <w:top w:color="e5e7eb" w:space="4" w:sz="4" w:val="single"/>
      </w:pBdr>
      <w:tabs>
        <w:tab w:val="center" w:leader="none" w:pos="4680"/>
        <w:tab w:val="right" w:leader="none" w:pos="9026"/>
      </w:tabs>
      <w:spacing w:after="0" w:before="0" w:lineRule="auto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Confidencial |  Processo</w:t>
    </w:r>
    <w:r w:rsidDel="00000000" w:rsidR="00000000" w:rsidRPr="00000000">
      <w:rPr>
        <w:rFonts w:ascii="Calibri" w:cs="Calibri" w:eastAsia="Calibri" w:hAnsi="Calibri"/>
        <w:color w:val="6b7280"/>
        <w:sz w:val="16"/>
        <w:szCs w:val="16"/>
        <w:rtl w:val="0"/>
      </w:rPr>
      <w:t xml:space="preserve"> Seletivo </w:t>
    </w:r>
    <w:r w:rsidDel="00000000" w:rsidR="00000000" w:rsidRPr="00000000">
      <w:rPr>
        <w:color w:val="6b7280"/>
        <w:sz w:val="16"/>
        <w:szCs w:val="16"/>
        <w:rtl w:val="0"/>
      </w:rPr>
      <w:t xml:space="preserve">|  </w:t>
    </w:r>
    <w:r w:rsidDel="00000000" w:rsidR="00000000" w:rsidRPr="00000000">
      <w:rPr>
        <w:rFonts w:ascii="Calibri" w:cs="Calibri" w:eastAsia="Calibri" w:hAnsi="Calibri"/>
        <w:color w:val="6b7280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6b7280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pBdr>
        <w:bottom w:color="c9a227" w:space="4" w:sz="4" w:val="single"/>
      </w:pBdr>
      <w:tabs>
        <w:tab w:val="right" w:leader="none" w:pos="9026"/>
      </w:tabs>
      <w:spacing w:after="0" w:before="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1f3864"/>
        <w:sz w:val="18"/>
        <w:szCs w:val="18"/>
        <w:rtl w:val="0"/>
      </w:rPr>
      <w:t xml:space="preserve">GEX CORPORATION  </w:t>
    </w:r>
    <w:r w:rsidDel="00000000" w:rsidR="00000000" w:rsidRPr="00000000">
      <w:rPr>
        <w:rFonts w:ascii="Calibri" w:cs="Calibri" w:eastAsia="Calibri" w:hAnsi="Calibri"/>
        <w:i w:val="1"/>
        <w:iCs w:val="1"/>
        <w:color w:val="6b7280"/>
        <w:sz w:val="18"/>
        <w:szCs w:val="18"/>
        <w:rtl w:val="0"/>
      </w:rPr>
      <w:t xml:space="preserve">Teste Técnico — Backend Pleno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▸"/>
      <w:lvlJc w:val="left"/>
      <w:pPr>
        <w:ind w:left="720" w:hanging="360"/>
      </w:pPr>
      <w:rPr>
        <w:b w:val="1"/>
        <w:bCs w:val="1"/>
        <w:color w:val="2e5c9b"/>
      </w:rPr>
    </w:lvl>
    <w:lvl w:ilvl="1">
      <w:start w:val="1"/>
      <w:numFmt w:val="bullet"/>
      <w:lvlText w:val="•"/>
      <w:lvlJc w:val="left"/>
      <w:pPr>
        <w:ind w:left="1440" w:hanging="360"/>
      </w:pPr>
      <w:rPr>
        <w:color w:val="6b7280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30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30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c9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30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UdoHexUfRN3NOk7kynrRW5boug==">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